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html" ContentType="text/html"/>
  <Default Extension="rtf" ContentType="text/rtf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arget="word/document.xml" Type="http://schemas.openxmlformats.org/officeDocument/2006/relationships/officeDocument"/>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c="http://schemas.openxmlformats.org/drawingml/2006/chart" xmlns:dgm="http://schemas.openxmlformats.org/drawingml/2006/diagram" xmlns:v="urn:schemas-microsoft-com:vml" xmlns:o="urn:schemas-microsoft-com:office:office">
  <w:body>
    <w:p>
      <w:ins w:id="1" w:author="Alice" w:date="2026-01-02T10:00:00Z">
        <w:r>
          <w:t xml:space="preserve">INSA</w:t>
        </w:r>
      </w:ins>
      <w:ins w:id="2" w:author="Alice" w:date="2026-01-02T10:00:00Z">
        <w:r>
          <w:t xml:space="preserve">INSB</w:t>
        </w:r>
      </w:ins>
      <w:r>
        <w:t xml:space="preserve"> mid </w:t>
      </w:r>
      <w:del w:id="3" w:author="Bob" w:date="2026-01-03T11:00:00Z">
        <w:r>
          <w:delText xml:space="preserve">DELONE</w:delText>
        </w:r>
      </w:del>
      <w:ins w:id="4" w:author="Carol" w:date="2026-01-04T12:00:00Z">
        <w:r>
          <w:t xml:space="preserve">INSC</w:t>
        </w:r>
      </w:ins>
    </w:p>
    <w:p>
      <w:moveFrom w:id="5" w:name="mv1" w:author="Dan" w:date="2026-01-05T13:00:00Z">
        <w:r>
          <w:delText>MOVEDTEXT</w:delText>
        </w:r>
      </w:moveFrom>
    </w:p>
    <w:p>
      <w:moveTo w:id="6" w:name="mv1" w:author="Dan" w:date="2026-01-05T13:00:00Z">
        <w:r>
          <w:t>MOVEDTEXT</w:t>
        </w:r>
      </w:moveTo>
    </w:p>
    <w:p>
      <w:pPr>
        <w:rPr>
          <w:del w:id="7" w:author="Eve" w:date="2026-01-06T14:00:00Z"/>
        </w:rPr>
      </w:pPr>
      <w:r>
        <w:t>aftermark</w:t>
      </w:r>
    </w:p>
    <w:p>
      <w:r>
        <w:t>tail</w:t>
      </w:r>
    </w:p>
    <w:sectPr/>
  </w:body>
</w:document>
</file>

<file path=word/settings.xml><?xml version="1.0" encoding="utf-8"?>
<w:settings xmlns:w="http://schemas.openxmlformats.org/wordprocessingml/2006/main">
  <w:trackChanges/>
</w:settings>
</file>

<file path=word/_rels/document.xml.rels><?xml version="1.0" encoding="UTF-8" standalone="yes"?>
<Relationships xmlns="http://schemas.openxmlformats.org/package/2006/relationships"><Relationship Id="rIdSettings" Type="http://schemas.openxmlformats.org/officeDocument/2006/relationships/settings" Target="settings.xml"/></Relationships>

</file>